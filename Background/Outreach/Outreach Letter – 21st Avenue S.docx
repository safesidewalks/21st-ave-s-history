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491F9065" wp14:paraId="0E177B09" wp14:textId="44A4D0F1">
      <w:pPr>
        <w:rPr>
          <w:rFonts w:ascii="Calibri" w:hAnsi="Calibri" w:eastAsia="Calibri" w:cs="Calibri"/>
          <w:b w:val="1"/>
          <w:bCs w:val="1"/>
          <w:i w:val="0"/>
          <w:iCs w:val="0"/>
          <w:caps w:val="0"/>
          <w:smallCaps w:val="0"/>
          <w:noProof w:val="0"/>
          <w:color w:val="000000" w:themeColor="text1" w:themeTint="FF" w:themeShade="FF"/>
          <w:sz w:val="22"/>
          <w:szCs w:val="22"/>
          <w:lang w:val="en-US"/>
        </w:rPr>
      </w:pPr>
      <w:r w:rsidRPr="491F9065" w:rsidR="29ABF165">
        <w:rPr>
          <w:rFonts w:ascii="Calibri" w:hAnsi="Calibri" w:eastAsia="Calibri" w:cs="Calibri"/>
          <w:b w:val="1"/>
          <w:bCs w:val="1"/>
          <w:i w:val="0"/>
          <w:iCs w:val="0"/>
          <w:caps w:val="0"/>
          <w:smallCaps w:val="0"/>
          <w:noProof w:val="0"/>
          <w:color w:val="000000" w:themeColor="text1" w:themeTint="FF" w:themeShade="FF"/>
          <w:sz w:val="22"/>
          <w:szCs w:val="22"/>
          <w:lang w:val="en-US"/>
        </w:rPr>
        <w:t>Outreach Letter – 21</w:t>
      </w:r>
      <w:r w:rsidRPr="491F9065" w:rsidR="29ABF165">
        <w:rPr>
          <w:rFonts w:ascii="Calibri" w:hAnsi="Calibri" w:eastAsia="Calibri" w:cs="Calibri"/>
          <w:b w:val="1"/>
          <w:bCs w:val="1"/>
          <w:i w:val="0"/>
          <w:iCs w:val="0"/>
          <w:caps w:val="0"/>
          <w:smallCaps w:val="0"/>
          <w:noProof w:val="0"/>
          <w:color w:val="000000" w:themeColor="text1" w:themeTint="FF" w:themeShade="FF"/>
          <w:sz w:val="22"/>
          <w:szCs w:val="22"/>
          <w:vertAlign w:val="superscript"/>
          <w:lang w:val="en-US"/>
        </w:rPr>
        <w:t>st</w:t>
      </w:r>
      <w:r w:rsidRPr="491F9065" w:rsidR="29ABF16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Avenue S</w:t>
      </w:r>
    </w:p>
    <w:p xmlns:wp14="http://schemas.microsoft.com/office/word/2010/wordml" w:rsidP="137E76AA" wp14:paraId="709281E3" wp14:textId="69C02E0C">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37E76AA" w:rsidR="29ABF165">
        <w:rPr>
          <w:rFonts w:ascii="Calibri" w:hAnsi="Calibri" w:eastAsia="Calibri" w:cs="Calibri"/>
          <w:b w:val="1"/>
          <w:bCs w:val="1"/>
          <w:i w:val="0"/>
          <w:iCs w:val="0"/>
          <w:caps w:val="0"/>
          <w:smallCaps w:val="0"/>
          <w:noProof w:val="0"/>
          <w:color w:val="000000" w:themeColor="text1" w:themeTint="FF" w:themeShade="FF"/>
          <w:sz w:val="22"/>
          <w:szCs w:val="22"/>
          <w:lang w:val="en-US"/>
        </w:rPr>
        <w:t>Heading</w:t>
      </w:r>
      <w:r w:rsidRPr="137E76AA" w:rsidR="29ABF165">
        <w:rPr>
          <w:rFonts w:ascii="Calibri" w:hAnsi="Calibri" w:eastAsia="Calibri" w:cs="Calibri"/>
          <w:b w:val="0"/>
          <w:bCs w:val="0"/>
          <w:i w:val="0"/>
          <w:iCs w:val="0"/>
          <w:caps w:val="0"/>
          <w:smallCaps w:val="0"/>
          <w:noProof w:val="0"/>
          <w:color w:val="000000" w:themeColor="text1" w:themeTint="FF" w:themeShade="FF"/>
          <w:sz w:val="22"/>
          <w:szCs w:val="22"/>
          <w:lang w:val="en-US"/>
        </w:rPr>
        <w:t> </w:t>
      </w:r>
    </w:p>
    <w:p xmlns:wp14="http://schemas.microsoft.com/office/word/2010/wordml" w:rsidP="137E76AA" wp14:paraId="1A13C631" wp14:textId="5A6FB82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37E76AA" w:rsidR="29ABF1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New Walkway on </w:t>
      </w:r>
      <w:r w:rsidRPr="137E76AA" w:rsidR="700E6AB2">
        <w:rPr>
          <w:rFonts w:ascii="Calibri" w:hAnsi="Calibri" w:eastAsia="Calibri" w:cs="Calibri"/>
          <w:b w:val="0"/>
          <w:bCs w:val="0"/>
          <w:i w:val="0"/>
          <w:iCs w:val="0"/>
          <w:caps w:val="0"/>
          <w:smallCaps w:val="0"/>
          <w:noProof w:val="0"/>
          <w:color w:val="000000" w:themeColor="text1" w:themeTint="FF" w:themeShade="FF"/>
          <w:sz w:val="22"/>
          <w:szCs w:val="22"/>
          <w:lang w:val="en-US"/>
        </w:rPr>
        <w:t>21</w:t>
      </w:r>
      <w:r w:rsidRPr="137E76AA" w:rsidR="700E6AB2">
        <w:rPr>
          <w:rFonts w:ascii="Calibri" w:hAnsi="Calibri" w:eastAsia="Calibri" w:cs="Calibri"/>
          <w:b w:val="0"/>
          <w:bCs w:val="0"/>
          <w:i w:val="0"/>
          <w:iCs w:val="0"/>
          <w:caps w:val="0"/>
          <w:smallCaps w:val="0"/>
          <w:noProof w:val="0"/>
          <w:color w:val="000000" w:themeColor="text1" w:themeTint="FF" w:themeShade="FF"/>
          <w:sz w:val="22"/>
          <w:szCs w:val="22"/>
          <w:vertAlign w:val="superscript"/>
          <w:lang w:val="en-US"/>
        </w:rPr>
        <w:t>st</w:t>
      </w:r>
      <w:r w:rsidRPr="137E76AA" w:rsidR="700E6A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Ave S</w:t>
      </w:r>
    </w:p>
    <w:p xmlns:wp14="http://schemas.microsoft.com/office/word/2010/wordml" w:rsidP="137E76AA" wp14:paraId="7CC4FE6F" wp14:textId="626F5E1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37E76AA" w:rsidR="29ABF165">
        <w:rPr>
          <w:rFonts w:ascii="Calibri" w:hAnsi="Calibri" w:eastAsia="Calibri" w:cs="Calibri"/>
          <w:b w:val="1"/>
          <w:bCs w:val="1"/>
          <w:i w:val="0"/>
          <w:iCs w:val="0"/>
          <w:caps w:val="0"/>
          <w:smallCaps w:val="0"/>
          <w:noProof w:val="0"/>
          <w:color w:val="000000" w:themeColor="text1" w:themeTint="FF" w:themeShade="FF"/>
          <w:sz w:val="22"/>
          <w:szCs w:val="22"/>
          <w:lang w:val="en-US"/>
        </w:rPr>
        <w:t>What’s Happening </w:t>
      </w:r>
      <w:r w:rsidRPr="137E76AA" w:rsidR="29ABF165">
        <w:rPr>
          <w:rFonts w:ascii="Calibri" w:hAnsi="Calibri" w:eastAsia="Calibri" w:cs="Calibri"/>
          <w:b w:val="0"/>
          <w:bCs w:val="0"/>
          <w:i w:val="0"/>
          <w:iCs w:val="0"/>
          <w:caps w:val="0"/>
          <w:smallCaps w:val="0"/>
          <w:noProof w:val="0"/>
          <w:color w:val="000000" w:themeColor="text1" w:themeTint="FF" w:themeShade="FF"/>
          <w:sz w:val="22"/>
          <w:szCs w:val="22"/>
          <w:lang w:val="en-US"/>
        </w:rPr>
        <w:t> </w:t>
      </w:r>
    </w:p>
    <w:p w:rsidR="558A6C99" w:rsidP="670DA661" w:rsidRDefault="558A6C99" w14:paraId="17DBDB3B" w14:textId="4F384133">
      <w:pPr>
        <w:rPr>
          <w:rFonts w:ascii="Calibri" w:hAnsi="Calibri" w:eastAsia="Calibri" w:cs="Calibri"/>
          <w:noProof w:val="0"/>
          <w:sz w:val="22"/>
          <w:szCs w:val="22"/>
          <w:lang w:val="en-US"/>
        </w:rPr>
      </w:pPr>
      <w:r w:rsidRPr="21BB5096" w:rsidR="558A6C99">
        <w:rPr>
          <w:rFonts w:ascii="Calibri" w:hAnsi="Calibri" w:eastAsia="Calibri" w:cs="Calibri"/>
          <w:noProof w:val="0"/>
          <w:sz w:val="22"/>
          <w:szCs w:val="22"/>
          <w:lang w:val="en-US"/>
        </w:rPr>
        <w:t>We’re</w:t>
      </w:r>
      <w:r w:rsidRPr="21BB5096" w:rsidR="558A6C99">
        <w:rPr>
          <w:rFonts w:ascii="Calibri" w:hAnsi="Calibri" w:eastAsia="Calibri" w:cs="Calibri"/>
          <w:noProof w:val="0"/>
          <w:sz w:val="22"/>
          <w:szCs w:val="22"/>
          <w:lang w:val="en-US"/>
        </w:rPr>
        <w:t xml:space="preserve"> </w:t>
      </w:r>
      <w:r w:rsidRPr="21BB5096" w:rsidR="4DC81076">
        <w:rPr>
          <w:rFonts w:ascii="Calibri" w:hAnsi="Calibri" w:eastAsia="Calibri" w:cs="Calibri"/>
          <w:noProof w:val="0"/>
          <w:sz w:val="22"/>
          <w:szCs w:val="22"/>
          <w:lang w:val="en-US"/>
        </w:rPr>
        <w:t>building a new</w:t>
      </w:r>
      <w:r w:rsidRPr="21BB5096" w:rsidR="4DC81076">
        <w:rPr>
          <w:rFonts w:ascii="Calibri" w:hAnsi="Calibri" w:eastAsia="Calibri" w:cs="Calibri"/>
          <w:noProof w:val="0"/>
          <w:sz w:val="22"/>
          <w:szCs w:val="22"/>
          <w:lang w:val="en-US"/>
        </w:rPr>
        <w:t xml:space="preserve"> asphalt walkway </w:t>
      </w:r>
      <w:r w:rsidRPr="21BB5096" w:rsidR="4DC81076">
        <w:rPr>
          <w:rFonts w:ascii="Calibri" w:hAnsi="Calibri" w:eastAsia="Calibri" w:cs="Calibri"/>
          <w:noProof w:val="0"/>
          <w:sz w:val="22"/>
          <w:szCs w:val="22"/>
          <w:lang w:val="en-US"/>
        </w:rPr>
        <w:t xml:space="preserve">on </w:t>
      </w:r>
      <w:r w:rsidRPr="21BB5096" w:rsidR="558A6C99">
        <w:rPr>
          <w:rFonts w:ascii="Calibri" w:hAnsi="Calibri" w:eastAsia="Calibri" w:cs="Calibri"/>
          <w:noProof w:val="0"/>
          <w:sz w:val="22"/>
          <w:szCs w:val="22"/>
          <w:lang w:val="en-US"/>
        </w:rPr>
        <w:t>21st Ave S</w:t>
      </w:r>
      <w:r w:rsidRPr="21BB5096" w:rsidR="0E3122E1">
        <w:rPr>
          <w:rFonts w:ascii="Calibri" w:hAnsi="Calibri" w:eastAsia="Calibri" w:cs="Calibri"/>
          <w:noProof w:val="0"/>
          <w:sz w:val="22"/>
          <w:szCs w:val="22"/>
          <w:lang w:val="en-US"/>
        </w:rPr>
        <w:t xml:space="preserve"> between S Walker St and S Bayview St. The </w:t>
      </w:r>
      <w:r w:rsidRPr="21BB5096" w:rsidR="29E22110">
        <w:rPr>
          <w:rFonts w:ascii="Calibri" w:hAnsi="Calibri" w:eastAsia="Calibri" w:cs="Calibri"/>
          <w:noProof w:val="0"/>
          <w:sz w:val="22"/>
          <w:szCs w:val="22"/>
          <w:lang w:val="en-US"/>
        </w:rPr>
        <w:t>new</w:t>
      </w:r>
      <w:r w:rsidRPr="21BB5096" w:rsidR="0E3122E1">
        <w:rPr>
          <w:rFonts w:ascii="Calibri" w:hAnsi="Calibri" w:eastAsia="Calibri" w:cs="Calibri"/>
          <w:noProof w:val="0"/>
          <w:sz w:val="22"/>
          <w:szCs w:val="22"/>
          <w:lang w:val="en-US"/>
        </w:rPr>
        <w:t xml:space="preserve"> wa</w:t>
      </w:r>
      <w:r w:rsidRPr="21BB5096" w:rsidR="68D2EA69">
        <w:rPr>
          <w:rFonts w:ascii="Calibri" w:hAnsi="Calibri" w:eastAsia="Calibri" w:cs="Calibri"/>
          <w:noProof w:val="0"/>
          <w:sz w:val="22"/>
          <w:szCs w:val="22"/>
          <w:lang w:val="en-US"/>
        </w:rPr>
        <w:t>lkway will</w:t>
      </w:r>
      <w:r w:rsidRPr="21BB5096" w:rsidR="5F55320A">
        <w:rPr>
          <w:rFonts w:ascii="Calibri" w:hAnsi="Calibri" w:eastAsia="Calibri" w:cs="Calibri"/>
          <w:noProof w:val="0"/>
          <w:sz w:val="22"/>
          <w:szCs w:val="22"/>
          <w:lang w:val="en-US"/>
        </w:rPr>
        <w:t xml:space="preserve"> include planter strips where space allows and</w:t>
      </w:r>
      <w:r w:rsidRPr="21BB5096" w:rsidR="68D2EA69">
        <w:rPr>
          <w:rFonts w:ascii="Calibri" w:hAnsi="Calibri" w:eastAsia="Calibri" w:cs="Calibri"/>
          <w:noProof w:val="0"/>
          <w:sz w:val="22"/>
          <w:szCs w:val="22"/>
          <w:lang w:val="en-US"/>
        </w:rPr>
        <w:t xml:space="preserve"> </w:t>
      </w:r>
      <w:r w:rsidRPr="21BB5096" w:rsidR="1EB9A74C">
        <w:rPr>
          <w:rFonts w:ascii="Calibri" w:hAnsi="Calibri" w:eastAsia="Calibri" w:cs="Calibri"/>
          <w:noProof w:val="0"/>
          <w:sz w:val="22"/>
          <w:szCs w:val="22"/>
          <w:lang w:val="en-US"/>
        </w:rPr>
        <w:t xml:space="preserve">will </w:t>
      </w:r>
      <w:r w:rsidRPr="21BB5096" w:rsidR="692F314E">
        <w:rPr>
          <w:rFonts w:ascii="Calibri" w:hAnsi="Calibri" w:eastAsia="Calibri" w:cs="Calibri"/>
          <w:noProof w:val="0"/>
          <w:sz w:val="22"/>
          <w:szCs w:val="22"/>
          <w:lang w:val="en-US"/>
        </w:rPr>
        <w:t>make</w:t>
      </w:r>
      <w:r w:rsidRPr="21BB5096" w:rsidR="68D2EA69">
        <w:rPr>
          <w:rFonts w:ascii="Calibri" w:hAnsi="Calibri" w:eastAsia="Calibri" w:cs="Calibri"/>
          <w:noProof w:val="0"/>
          <w:sz w:val="22"/>
          <w:szCs w:val="22"/>
          <w:lang w:val="en-US"/>
        </w:rPr>
        <w:t xml:space="preserve"> </w:t>
      </w:r>
      <w:r w:rsidRPr="21BB5096" w:rsidR="514BF4A3">
        <w:rPr>
          <w:rFonts w:ascii="Calibri" w:hAnsi="Calibri" w:eastAsia="Calibri" w:cs="Calibri"/>
          <w:noProof w:val="0"/>
          <w:sz w:val="22"/>
          <w:szCs w:val="22"/>
          <w:lang w:val="en-US"/>
        </w:rPr>
        <w:t>the street</w:t>
      </w:r>
      <w:r w:rsidRPr="21BB5096" w:rsidR="558A6C99">
        <w:rPr>
          <w:rFonts w:ascii="Calibri" w:hAnsi="Calibri" w:eastAsia="Calibri" w:cs="Calibri"/>
          <w:noProof w:val="0"/>
          <w:sz w:val="22"/>
          <w:szCs w:val="22"/>
          <w:lang w:val="en-US"/>
        </w:rPr>
        <w:t xml:space="preserve"> safer and more comfortable for </w:t>
      </w:r>
      <w:r w:rsidRPr="21BB5096" w:rsidR="1DF343EE">
        <w:rPr>
          <w:rFonts w:ascii="Calibri" w:hAnsi="Calibri" w:eastAsia="Calibri" w:cs="Calibri"/>
          <w:noProof w:val="0"/>
          <w:sz w:val="22"/>
          <w:szCs w:val="22"/>
          <w:lang w:val="en-US"/>
        </w:rPr>
        <w:t>people who walk and roll</w:t>
      </w:r>
      <w:r w:rsidRPr="21BB5096" w:rsidR="558A6C99">
        <w:rPr>
          <w:rFonts w:ascii="Calibri" w:hAnsi="Calibri" w:eastAsia="Calibri" w:cs="Calibri"/>
          <w:noProof w:val="0"/>
          <w:sz w:val="22"/>
          <w:szCs w:val="22"/>
          <w:lang w:val="en-US"/>
        </w:rPr>
        <w:t xml:space="preserve">. </w:t>
      </w:r>
    </w:p>
    <w:p w:rsidR="29ABF165" w:rsidP="137E76AA" w:rsidRDefault="29ABF165" w14:paraId="386473BA" w14:textId="28229364">
      <w:pPr>
        <w:rPr>
          <w:rFonts w:ascii="Calibri" w:hAnsi="Calibri" w:eastAsia="Calibri" w:cs="Calibri"/>
          <w:noProof w:val="0"/>
          <w:sz w:val="22"/>
          <w:szCs w:val="22"/>
          <w:lang w:val="en-US"/>
        </w:rPr>
      </w:pPr>
      <w:r w:rsidRPr="21BB5096" w:rsidR="19C6168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project is currently in design and construction is expected as early as Summer 2025.</w:t>
      </w:r>
      <w:r w:rsidRPr="21BB5096" w:rsidR="19C61680">
        <w:rPr>
          <w:rFonts w:ascii="Calibri" w:hAnsi="Calibri" w:eastAsia="Calibri" w:cs="Calibri"/>
          <w:noProof w:val="0"/>
          <w:sz w:val="22"/>
          <w:szCs w:val="22"/>
          <w:lang w:val="en-US"/>
        </w:rPr>
        <w:t xml:space="preserve"> </w:t>
      </w:r>
      <w:r w:rsidRPr="21BB5096" w:rsidR="22151FE3">
        <w:rPr>
          <w:rFonts w:ascii="Calibri" w:hAnsi="Calibri" w:eastAsia="Calibri" w:cs="Calibri"/>
          <w:b w:val="0"/>
          <w:bCs w:val="0"/>
          <w:i w:val="0"/>
          <w:iCs w:val="0"/>
          <w:caps w:val="0"/>
          <w:smallCaps w:val="0"/>
          <w:noProof w:val="0"/>
          <w:color w:val="000000" w:themeColor="text1" w:themeTint="FF" w:themeShade="FF"/>
          <w:sz w:val="22"/>
          <w:szCs w:val="22"/>
          <w:lang w:val="en-US"/>
        </w:rPr>
        <w:t>Parking will be restricted during construction and crews will place “No Parking” signs at least 72 hours before construction begins so you know when construction will begin.</w:t>
      </w:r>
    </w:p>
    <w:p w:rsidR="6F58A7DD" w:rsidP="137E76AA" w:rsidRDefault="6F58A7DD" w14:paraId="1315C1BD" w14:textId="78F205E5">
      <w:pPr>
        <w:rPr>
          <w:rFonts w:ascii="Calibri" w:hAnsi="Calibri" w:eastAsia="Calibri" w:cs="Calibri"/>
          <w:noProof w:val="0"/>
          <w:sz w:val="22"/>
          <w:szCs w:val="22"/>
          <w:lang w:val="en-US"/>
        </w:rPr>
      </w:pPr>
      <w:r w:rsidRPr="21BB5096" w:rsidR="6F58A7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Driveway entrances that are on </w:t>
      </w:r>
      <w:r w:rsidRPr="21BB5096" w:rsidR="6F58A7DD">
        <w:rPr>
          <w:rFonts w:ascii="Calibri" w:hAnsi="Calibri" w:eastAsia="Calibri" w:cs="Calibri"/>
          <w:noProof w:val="0"/>
          <w:sz w:val="22"/>
          <w:szCs w:val="22"/>
          <w:lang w:val="en-US"/>
        </w:rPr>
        <w:t>21st Ave S between S Walker St and S Bayview St</w:t>
      </w:r>
      <w:r w:rsidRPr="21BB5096" w:rsidR="6F58A7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1BB5096" w:rsidR="6F58A7DD">
        <w:rPr>
          <w:rFonts w:ascii="Calibri" w:hAnsi="Calibri" w:eastAsia="Calibri" w:cs="Calibri"/>
          <w:b w:val="0"/>
          <w:bCs w:val="0"/>
          <w:i w:val="0"/>
          <w:iCs w:val="0"/>
          <w:caps w:val="0"/>
          <w:smallCaps w:val="0"/>
          <w:noProof w:val="0"/>
          <w:color w:val="000000" w:themeColor="text1" w:themeTint="FF" w:themeShade="FF"/>
          <w:sz w:val="22"/>
          <w:szCs w:val="22"/>
          <w:lang w:val="en-US"/>
        </w:rPr>
        <w:t>will be paved and require a short-term closure. Individual driveways will be closed during construction for several hours and constructions crews will be onsite during the construction process to coordinate with residents about timing for the closure.</w:t>
      </w:r>
    </w:p>
    <w:p xmlns:wp14="http://schemas.microsoft.com/office/word/2010/wordml" w:rsidP="137E76AA" wp14:paraId="7ADBFF96" wp14:textId="0A71C24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37E76AA" w:rsidR="29ABF165">
        <w:rPr>
          <w:rFonts w:ascii="Calibri" w:hAnsi="Calibri" w:eastAsia="Calibri" w:cs="Calibri"/>
          <w:b w:val="1"/>
          <w:bCs w:val="1"/>
          <w:i w:val="0"/>
          <w:iCs w:val="0"/>
          <w:caps w:val="0"/>
          <w:smallCaps w:val="0"/>
          <w:noProof w:val="0"/>
          <w:color w:val="000000" w:themeColor="text1" w:themeTint="FF" w:themeShade="FF"/>
          <w:sz w:val="22"/>
          <w:szCs w:val="22"/>
          <w:lang w:val="en-US"/>
        </w:rPr>
        <w:t>Project Details</w:t>
      </w:r>
      <w:r w:rsidRPr="137E76AA" w:rsidR="29ABF165">
        <w:rPr>
          <w:rFonts w:ascii="Calibri" w:hAnsi="Calibri" w:eastAsia="Calibri" w:cs="Calibri"/>
          <w:b w:val="0"/>
          <w:bCs w:val="0"/>
          <w:i w:val="0"/>
          <w:iCs w:val="0"/>
          <w:caps w:val="0"/>
          <w:smallCaps w:val="0"/>
          <w:noProof w:val="0"/>
          <w:color w:val="000000" w:themeColor="text1" w:themeTint="FF" w:themeShade="FF"/>
          <w:sz w:val="22"/>
          <w:szCs w:val="22"/>
          <w:lang w:val="en-US"/>
        </w:rPr>
        <w:t> </w:t>
      </w:r>
    </w:p>
    <w:p w:rsidR="7B32D283" w:rsidP="137E76AA" w:rsidRDefault="7B32D283" w14:paraId="4412DAFB" w14:textId="222375F3">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Build a new</w:t>
      </w:r>
      <w:r w:rsidRPr="137E76AA" w:rsidR="71B72A3C">
        <w:rPr>
          <w:rFonts w:ascii="Calibri" w:hAnsi="Calibri" w:eastAsia="Calibri" w:cs="Calibri"/>
          <w:noProof w:val="0"/>
          <w:sz w:val="22"/>
          <w:szCs w:val="22"/>
          <w:lang w:val="en-US"/>
        </w:rPr>
        <w:t xml:space="preserve"> asphalt</w:t>
      </w:r>
      <w:r w:rsidRPr="137E76AA" w:rsidR="7B32D283">
        <w:rPr>
          <w:rFonts w:ascii="Calibri" w:hAnsi="Calibri" w:eastAsia="Calibri" w:cs="Calibri"/>
          <w:noProof w:val="0"/>
          <w:sz w:val="22"/>
          <w:szCs w:val="22"/>
          <w:lang w:val="en-US"/>
        </w:rPr>
        <w:t xml:space="preserve"> walkway and planting strip (where </w:t>
      </w:r>
      <w:r w:rsidRPr="137E76AA" w:rsidR="7B6BEF69">
        <w:rPr>
          <w:rFonts w:ascii="Calibri" w:hAnsi="Calibri" w:eastAsia="Calibri" w:cs="Calibri"/>
          <w:noProof w:val="0"/>
          <w:sz w:val="22"/>
          <w:szCs w:val="22"/>
          <w:lang w:val="en-US"/>
        </w:rPr>
        <w:t>space allows</w:t>
      </w:r>
      <w:r w:rsidRPr="137E76AA" w:rsidR="7B32D283">
        <w:rPr>
          <w:rFonts w:ascii="Calibri" w:hAnsi="Calibri" w:eastAsia="Calibri" w:cs="Calibri"/>
          <w:noProof w:val="0"/>
          <w:sz w:val="22"/>
          <w:szCs w:val="22"/>
          <w:lang w:val="en-US"/>
        </w:rPr>
        <w:t>) along the west side of the street.</w:t>
      </w:r>
    </w:p>
    <w:p w:rsidR="7B32D283" w:rsidP="137E76AA" w:rsidRDefault="7B32D283" w14:paraId="7890DECA" w14:textId="0A9C7C08">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Install wheel stops between the planting strip and the roadway.</w:t>
      </w:r>
    </w:p>
    <w:p w:rsidR="7B32D283" w:rsidP="137E76AA" w:rsidRDefault="7B32D283" w14:paraId="40C54206" w14:textId="4950D781">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Install accessible curb ramps at the intersection of 21st Ave S and S College St.</w:t>
      </w:r>
    </w:p>
    <w:p w:rsidR="7B32D283" w:rsidP="137E76AA" w:rsidRDefault="7B32D283" w14:paraId="22EBFB32" w14:textId="067546EA">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Add painted curb bulbs at 21st Ave S and S College St to slow vehicle speeds and improve visibility for people walking and biking.</w:t>
      </w:r>
    </w:p>
    <w:p w:rsidR="7B32D283" w:rsidP="137E76AA" w:rsidRDefault="7B32D283" w14:paraId="3DFF2D89" w14:textId="0760AF2D">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Install a speed hump along S College St to encourage safer driving speeds.</w:t>
      </w:r>
    </w:p>
    <w:p w:rsidR="7B32D283" w:rsidP="137E76AA" w:rsidRDefault="7B32D283" w14:paraId="06C0F88A" w14:textId="3E46DB81">
      <w:pPr>
        <w:pStyle w:val="ListParagraph"/>
        <w:numPr>
          <w:ilvl w:val="0"/>
          <w:numId w:val="1"/>
        </w:numPr>
        <w:spacing w:before="240" w:beforeAutospacing="off" w:after="240" w:afterAutospacing="off"/>
        <w:rPr>
          <w:rFonts w:ascii="Calibri" w:hAnsi="Calibri" w:eastAsia="Calibri" w:cs="Calibri"/>
          <w:noProof w:val="0"/>
          <w:sz w:val="22"/>
          <w:szCs w:val="22"/>
          <w:lang w:val="en-US"/>
        </w:rPr>
      </w:pPr>
      <w:r w:rsidRPr="137E76AA" w:rsidR="7B32D283">
        <w:rPr>
          <w:rFonts w:ascii="Calibri" w:hAnsi="Calibri" w:eastAsia="Calibri" w:cs="Calibri"/>
          <w:noProof w:val="0"/>
          <w:sz w:val="22"/>
          <w:szCs w:val="22"/>
          <w:lang w:val="en-US"/>
        </w:rPr>
        <w:t>Coordinate short</w:t>
      </w:r>
      <w:r w:rsidRPr="137E76AA" w:rsidR="655A4970">
        <w:rPr>
          <w:rFonts w:ascii="Calibri" w:hAnsi="Calibri" w:eastAsia="Calibri" w:cs="Calibri"/>
          <w:noProof w:val="0"/>
          <w:sz w:val="22"/>
          <w:szCs w:val="22"/>
          <w:lang w:val="en-US"/>
        </w:rPr>
        <w:t>-term</w:t>
      </w:r>
      <w:r w:rsidRPr="137E76AA" w:rsidR="7B32D283">
        <w:rPr>
          <w:rFonts w:ascii="Calibri" w:hAnsi="Calibri" w:eastAsia="Calibri" w:cs="Calibri"/>
          <w:noProof w:val="0"/>
          <w:sz w:val="22"/>
          <w:szCs w:val="22"/>
          <w:lang w:val="en-US"/>
        </w:rPr>
        <w:t xml:space="preserve"> driveway closures on the west side of 21st Ave S to allow for repaving. Crews will </w:t>
      </w:r>
      <w:r w:rsidRPr="137E76AA" w:rsidR="0DAD99AD">
        <w:rPr>
          <w:rFonts w:ascii="Calibri" w:hAnsi="Calibri" w:eastAsia="Calibri" w:cs="Calibri"/>
          <w:noProof w:val="0"/>
          <w:sz w:val="22"/>
          <w:szCs w:val="22"/>
          <w:lang w:val="en-US"/>
        </w:rPr>
        <w:t>coordinate on-site with</w:t>
      </w:r>
      <w:r w:rsidRPr="137E76AA" w:rsidR="7B32D283">
        <w:rPr>
          <w:rFonts w:ascii="Calibri" w:hAnsi="Calibri" w:eastAsia="Calibri" w:cs="Calibri"/>
          <w:noProof w:val="0"/>
          <w:sz w:val="22"/>
          <w:szCs w:val="22"/>
          <w:lang w:val="en-US"/>
        </w:rPr>
        <w:t xml:space="preserve"> </w:t>
      </w:r>
      <w:r w:rsidRPr="137E76AA" w:rsidR="7B32D283">
        <w:rPr>
          <w:rFonts w:ascii="Calibri" w:hAnsi="Calibri" w:eastAsia="Calibri" w:cs="Calibri"/>
          <w:noProof w:val="0"/>
          <w:sz w:val="22"/>
          <w:szCs w:val="22"/>
          <w:lang w:val="en-US"/>
        </w:rPr>
        <w:t>residents in advance.</w:t>
      </w:r>
    </w:p>
    <w:p xmlns:wp14="http://schemas.microsoft.com/office/word/2010/wordml" w:rsidP="137E76AA" wp14:paraId="789C61E7" wp14:textId="102E8E4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37E76AA" w:rsidR="29ABF165">
        <w:rPr>
          <w:rFonts w:ascii="Calibri" w:hAnsi="Calibri" w:eastAsia="Calibri" w:cs="Calibri"/>
          <w:b w:val="1"/>
          <w:bCs w:val="1"/>
          <w:i w:val="0"/>
          <w:iCs w:val="0"/>
          <w:caps w:val="0"/>
          <w:smallCaps w:val="0"/>
          <w:noProof w:val="0"/>
          <w:color w:val="000000" w:themeColor="text1" w:themeTint="FF" w:themeShade="FF"/>
          <w:sz w:val="22"/>
          <w:szCs w:val="22"/>
          <w:lang w:val="en-US"/>
        </w:rPr>
        <w:t>Map Heading (see map on next page)</w:t>
      </w:r>
      <w:r w:rsidRPr="137E76AA" w:rsidR="29ABF165">
        <w:rPr>
          <w:rFonts w:ascii="Calibri" w:hAnsi="Calibri" w:eastAsia="Calibri" w:cs="Calibri"/>
          <w:b w:val="0"/>
          <w:bCs w:val="0"/>
          <w:i w:val="0"/>
          <w:iCs w:val="0"/>
          <w:caps w:val="0"/>
          <w:smallCaps w:val="0"/>
          <w:noProof w:val="0"/>
          <w:color w:val="000000" w:themeColor="text1" w:themeTint="FF" w:themeShade="FF"/>
          <w:sz w:val="22"/>
          <w:szCs w:val="22"/>
          <w:lang w:val="en-US"/>
        </w:rPr>
        <w:t> </w:t>
      </w:r>
    </w:p>
    <w:p xmlns:wp14="http://schemas.microsoft.com/office/word/2010/wordml" w:rsidP="59BC0BC5" wp14:paraId="10B63278" wp14:textId="3A53AC29">
      <w:pPr>
        <w:rPr>
          <w:ins w:author="Wallace, Sarah" w:date="2025-05-28T16:54:12.767Z" w16du:dateUtc="2025-05-28T16:54:12.767Z" w:id="2098799779"/>
          <w:rFonts w:ascii="Calibri" w:hAnsi="Calibri" w:eastAsia="Calibri" w:cs="Calibri"/>
          <w:b w:val="0"/>
          <w:bCs w:val="0"/>
          <w:i w:val="0"/>
          <w:iCs w:val="0"/>
          <w:caps w:val="0"/>
          <w:smallCaps w:val="0"/>
          <w:noProof w:val="0"/>
          <w:color w:val="000000" w:themeColor="text1" w:themeTint="FF" w:themeShade="FF"/>
          <w:sz w:val="22"/>
          <w:szCs w:val="22"/>
          <w:lang w:val="en-US"/>
        </w:rPr>
      </w:pPr>
      <w:r w:rsidRPr="59BC0BC5" w:rsidR="29ABF165">
        <w:rPr>
          <w:rFonts w:ascii="Calibri" w:hAnsi="Calibri" w:eastAsia="Calibri" w:cs="Calibri"/>
          <w:b w:val="0"/>
          <w:bCs w:val="0"/>
          <w:i w:val="0"/>
          <w:iCs w:val="0"/>
          <w:caps w:val="0"/>
          <w:smallCaps w:val="0"/>
          <w:noProof w:val="0"/>
          <w:color w:val="000000" w:themeColor="text1" w:themeTint="FF" w:themeShade="FF"/>
          <w:sz w:val="22"/>
          <w:szCs w:val="22"/>
          <w:lang w:val="en-US"/>
        </w:rPr>
        <w:t>New Walkway</w:t>
      </w:r>
      <w:r w:rsidRPr="59BC0BC5" w:rsidR="4EE2119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9BC0BC5" w:rsidR="29ABF1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Planting Strip</w:t>
      </w:r>
      <w:r w:rsidRPr="59BC0BC5" w:rsidR="1D7CEE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Accessible Curb Ramps </w:t>
      </w:r>
    </w:p>
    <w:p w:rsidR="59BC0BC5" w:rsidP="59BC0BC5" w:rsidRDefault="59BC0BC5" w14:paraId="66773584" w14:textId="17123E7B">
      <w:pPr>
        <w:rPr>
          <w:ins w:author="Wallace, Sarah" w:date="2025-05-28T16:54:13.376Z" w16du:dateUtc="2025-05-28T16:54:13.376Z" w:id="232635191"/>
          <w:rFonts w:ascii="Calibri" w:hAnsi="Calibri" w:eastAsia="Calibri" w:cs="Calibri"/>
          <w:b w:val="0"/>
          <w:bCs w:val="0"/>
          <w:i w:val="0"/>
          <w:iCs w:val="0"/>
          <w:caps w:val="0"/>
          <w:smallCaps w:val="0"/>
          <w:noProof w:val="0"/>
          <w:color w:val="000000" w:themeColor="text1" w:themeTint="FF" w:themeShade="FF"/>
          <w:sz w:val="22"/>
          <w:szCs w:val="22"/>
          <w:lang w:val="en-US"/>
        </w:rPr>
      </w:pPr>
    </w:p>
    <w:p w:rsidR="1553DD85" w:rsidP="59BC0BC5" w:rsidRDefault="1553DD85" w14:paraId="4187C1F9" w14:textId="75920348">
      <w:pPr>
        <w:spacing w:before="0" w:beforeAutospacing="off" w:after="160" w:afterAutospacing="off" w:line="259" w:lineRule="auto"/>
        <w:ind w:left="0" w:right="0"/>
        <w:jc w:val="left"/>
        <w:rPr>
          <w:ins w:author="Wallace, Sarah" w:date="2025-05-28T16:54:13.827Z" w16du:dateUtc="2025-05-28T16:54:13.827Z" w:id="644164072"/>
          <w:rFonts w:ascii="Calibri" w:hAnsi="Calibri" w:eastAsia="Calibri" w:cs="Calibri"/>
          <w:b w:val="0"/>
          <w:bCs w:val="0"/>
          <w:i w:val="0"/>
          <w:iCs w:val="0"/>
          <w:caps w:val="0"/>
          <w:smallCaps w:val="0"/>
          <w:noProof w:val="0"/>
          <w:color w:val="000000" w:themeColor="text1" w:themeTint="FF" w:themeShade="FF"/>
          <w:sz w:val="22"/>
          <w:szCs w:val="22"/>
          <w:lang w:val="en-US"/>
        </w:rPr>
        <w:pPrChange w:author="Wallace, Sarah" w:date="2025-05-28T16:54:13.784Z">
          <w:pPr>
            <w:spacing w:before="0" w:beforeAutospacing="off" w:after="160" w:afterAutospacing="off"/>
          </w:pPr>
        </w:pPrChange>
      </w:pPr>
      <w:ins w:author="Wallace, Sarah" w:date="2025-05-28T16:54:13.826Z" w:id="1098221965">
        <w:r w:rsidRPr="59BC0BC5" w:rsidR="1553DD85">
          <w:rPr>
            <w:rFonts w:ascii="Calibri" w:hAnsi="Calibri" w:eastAsia="Calibri" w:cs="Calibri"/>
            <w:b w:val="1"/>
            <w:bCs w:val="1"/>
            <w:i w:val="0"/>
            <w:iCs w:val="0"/>
            <w:caps w:val="0"/>
            <w:smallCaps w:val="0"/>
            <w:noProof w:val="0"/>
            <w:color w:val="000000" w:themeColor="text1" w:themeTint="FF" w:themeShade="FF"/>
            <w:sz w:val="22"/>
            <w:szCs w:val="22"/>
            <w:lang w:val="en-US"/>
          </w:rPr>
          <w:t>Project Contact</w:t>
        </w:r>
      </w:ins>
    </w:p>
    <w:p w:rsidR="1553DD85" w:rsidP="59BC0BC5" w:rsidRDefault="1553DD85" w14:paraId="7FFEC544" w14:textId="053DFCDF">
      <w:pPr>
        <w:spacing w:before="0" w:beforeAutospacing="off" w:after="160" w:afterAutospacing="off" w:line="259" w:lineRule="auto"/>
        <w:ind w:left="0" w:right="0"/>
        <w:jc w:val="left"/>
        <w:rPr>
          <w:ins w:author="Wallace, Sarah" w:date="2025-05-28T16:54:13.827Z" w16du:dateUtc="2025-05-28T16:54:13.827Z" w:id="1437385749"/>
          <w:rFonts w:ascii="Calibri" w:hAnsi="Calibri" w:eastAsia="Calibri" w:cs="Calibri"/>
          <w:b w:val="0"/>
          <w:bCs w:val="0"/>
          <w:i w:val="0"/>
          <w:iCs w:val="0"/>
          <w:caps w:val="0"/>
          <w:smallCaps w:val="0"/>
          <w:noProof w:val="0"/>
          <w:color w:val="000000" w:themeColor="text1" w:themeTint="FF" w:themeShade="FF"/>
          <w:sz w:val="22"/>
          <w:szCs w:val="22"/>
          <w:lang w:val="en-US"/>
        </w:rPr>
        <w:pPrChange w:author="Wallace, Sarah" w:date="2025-05-28T16:54:13.798Z">
          <w:pPr>
            <w:spacing w:before="0" w:beforeAutospacing="off" w:after="160" w:afterAutospacing="off"/>
          </w:pPr>
        </w:pPrChange>
      </w:pPr>
      <w:ins w:author="Wallace, Sarah" w:date="2025-05-28T16:54:13.827Z" w:id="1593540069">
        <w:r w:rsidRPr="59BC0BC5" w:rsidR="1553DD85">
          <w:rPr>
            <w:rFonts w:ascii="Calibri" w:hAnsi="Calibri" w:eastAsia="Calibri" w:cs="Calibri"/>
            <w:b w:val="0"/>
            <w:bCs w:val="0"/>
            <w:i w:val="0"/>
            <w:iCs w:val="0"/>
            <w:caps w:val="0"/>
            <w:smallCaps w:val="0"/>
            <w:noProof w:val="0"/>
            <w:color w:val="000000" w:themeColor="text1" w:themeTint="FF" w:themeShade="FF"/>
            <w:sz w:val="22"/>
            <w:szCs w:val="22"/>
            <w:lang w:val="en-US"/>
          </w:rPr>
          <w:t>Chris Kartheiser, New Sidewalks Project Development Lead</w:t>
        </w:r>
      </w:ins>
    </w:p>
    <w:p w:rsidR="1553DD85" w:rsidP="59BC0BC5" w:rsidRDefault="1553DD85" w14:paraId="0B4ACBFD" w14:textId="78499172">
      <w:pPr>
        <w:spacing w:before="0" w:beforeAutospacing="off" w:after="160" w:afterAutospacing="off" w:line="259" w:lineRule="auto"/>
        <w:ind w:left="0" w:right="0"/>
        <w:jc w:val="left"/>
        <w:rPr>
          <w:ins w:author="Wallace, Sarah" w:date="2025-05-28T16:54:13.827Z" w16du:dateUtc="2025-05-28T16:54:13.827Z" w:id="1410548830"/>
          <w:rFonts w:ascii="Calibri" w:hAnsi="Calibri" w:eastAsia="Calibri" w:cs="Calibri"/>
          <w:b w:val="0"/>
          <w:bCs w:val="0"/>
          <w:i w:val="0"/>
          <w:iCs w:val="0"/>
          <w:caps w:val="0"/>
          <w:smallCaps w:val="0"/>
          <w:noProof w:val="0"/>
          <w:color w:val="000000" w:themeColor="text1" w:themeTint="FF" w:themeShade="FF"/>
          <w:sz w:val="22"/>
          <w:szCs w:val="22"/>
          <w:lang w:val="en-US"/>
        </w:rPr>
        <w:pPrChange w:author="Wallace, Sarah" w:date="2025-05-28T16:54:13.804Z">
          <w:pPr>
            <w:spacing w:before="0" w:beforeAutospacing="off" w:after="160" w:afterAutospacing="off"/>
          </w:pPr>
        </w:pPrChange>
      </w:pPr>
      <w:ins w:author="Wallace, Sarah" w:date="2025-05-28T16:54:13.808Z" w:id="2054683139">
        <w:r>
          <w:fldChar w:fldCharType="begin"/>
        </w:r>
        <w:r>
          <w:instrText xml:space="preserve">HYPERLINK "mailto:Chris.Kartheiser@seattle.gov" </w:instrText>
        </w:r>
        <w:r>
          <w:fldChar w:fldCharType="separate"/>
        </w:r>
        <w:r/>
      </w:ins>
      <w:ins w:author="Wallace, Sarah" w:date="2025-05-28T16:54:13.827Z" w:id="962710659">
        <w:r w:rsidRPr="59BC0BC5" w:rsidR="1553DD85">
          <w:rPr>
            <w:rStyle w:val="Hyperlink"/>
            <w:rFonts w:ascii="Calibri" w:hAnsi="Calibri" w:eastAsia="Calibri" w:cs="Calibri"/>
            <w:b w:val="0"/>
            <w:bCs w:val="0"/>
            <w:i w:val="0"/>
            <w:iCs w:val="0"/>
            <w:caps w:val="0"/>
            <w:smallCaps w:val="0"/>
            <w:noProof w:val="0"/>
            <w:sz w:val="22"/>
            <w:szCs w:val="22"/>
            <w:lang w:val="en-US"/>
          </w:rPr>
          <w:t>Chris.Kartheiser@seattle.gov</w:t>
        </w:r>
      </w:ins>
      <w:ins w:author="Wallace, Sarah" w:date="2025-05-28T16:54:13.808Z" w:id="2048831833">
        <w:r>
          <w:fldChar w:fldCharType="end"/>
        </w:r>
      </w:ins>
    </w:p>
    <w:p w:rsidR="1553DD85" w:rsidP="59BC0BC5" w:rsidRDefault="1553DD85" w14:paraId="41AD149C" w14:textId="685D7227">
      <w:pPr>
        <w:spacing w:before="0" w:beforeAutospacing="off" w:after="160" w:afterAutospacing="off" w:line="259" w:lineRule="auto"/>
        <w:ind w:left="0" w:right="0"/>
        <w:jc w:val="left"/>
        <w:rPr>
          <w:ins w:author="Wallace, Sarah" w:date="2025-05-28T16:54:13.827Z" w16du:dateUtc="2025-05-28T16:54:13.827Z" w:id="1762755049"/>
          <w:rFonts w:ascii="Calibri" w:hAnsi="Calibri" w:eastAsia="Calibri" w:cs="Calibri"/>
          <w:b w:val="0"/>
          <w:bCs w:val="0"/>
          <w:i w:val="0"/>
          <w:iCs w:val="0"/>
          <w:caps w:val="0"/>
          <w:smallCaps w:val="0"/>
          <w:noProof w:val="0"/>
          <w:color w:val="000000" w:themeColor="text1" w:themeTint="FF" w:themeShade="FF"/>
          <w:sz w:val="22"/>
          <w:szCs w:val="22"/>
          <w:lang w:val="en-US"/>
        </w:rPr>
        <w:pPrChange w:author="Wallace, Sarah" w:date="2025-05-28T16:54:13.822Z">
          <w:pPr>
            <w:spacing w:before="0" w:beforeAutospacing="off" w:after="160" w:afterAutospacing="off"/>
          </w:pPr>
        </w:pPrChange>
      </w:pPr>
      <w:ins w:author="Wallace, Sarah" w:date="2025-05-28T16:54:13.827Z" w:id="1937230912">
        <w:r w:rsidRPr="59BC0BC5" w:rsidR="1553DD85">
          <w:rPr>
            <w:rFonts w:ascii="Calibri" w:hAnsi="Calibri" w:eastAsia="Calibri" w:cs="Calibri"/>
            <w:b w:val="0"/>
            <w:bCs w:val="0"/>
            <w:i w:val="0"/>
            <w:iCs w:val="0"/>
            <w:caps w:val="0"/>
            <w:smallCaps w:val="0"/>
            <w:noProof w:val="0"/>
            <w:color w:val="000000" w:themeColor="text1" w:themeTint="FF" w:themeShade="FF"/>
            <w:sz w:val="22"/>
            <w:szCs w:val="22"/>
            <w:lang w:val="en-US"/>
          </w:rPr>
          <w:t>206-684-5274</w:t>
        </w:r>
      </w:ins>
    </w:p>
    <w:p w:rsidR="59BC0BC5" w:rsidP="59BC0BC5" w:rsidRDefault="59BC0BC5" w14:paraId="6E46690C" w14:textId="3B44E32D">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91F9065" wp14:paraId="34B0FB67" wp14:textId="4D6537C5">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2C2B8A2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112c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21A970"/>
    <w:rsid w:val="03348034"/>
    <w:rsid w:val="0BA7C51D"/>
    <w:rsid w:val="0DAD99AD"/>
    <w:rsid w:val="0E3122E1"/>
    <w:rsid w:val="0F3CABB5"/>
    <w:rsid w:val="137E76AA"/>
    <w:rsid w:val="1553DD85"/>
    <w:rsid w:val="172FCAE8"/>
    <w:rsid w:val="19C61680"/>
    <w:rsid w:val="1D7CEEBB"/>
    <w:rsid w:val="1DF343EE"/>
    <w:rsid w:val="1EB9A74C"/>
    <w:rsid w:val="21BB5096"/>
    <w:rsid w:val="22151FE3"/>
    <w:rsid w:val="27253E79"/>
    <w:rsid w:val="27E2EDBC"/>
    <w:rsid w:val="29ABF165"/>
    <w:rsid w:val="29E22110"/>
    <w:rsid w:val="29F7B7E3"/>
    <w:rsid w:val="2EA87D11"/>
    <w:rsid w:val="32E1978C"/>
    <w:rsid w:val="3DBAE550"/>
    <w:rsid w:val="3EB112DA"/>
    <w:rsid w:val="491F9065"/>
    <w:rsid w:val="4BCB64FF"/>
    <w:rsid w:val="4DC81076"/>
    <w:rsid w:val="4EE2119A"/>
    <w:rsid w:val="4F1E89A2"/>
    <w:rsid w:val="514BF4A3"/>
    <w:rsid w:val="5533ED80"/>
    <w:rsid w:val="558A6C99"/>
    <w:rsid w:val="55C0FCA4"/>
    <w:rsid w:val="59BC0BC5"/>
    <w:rsid w:val="5A4A8E08"/>
    <w:rsid w:val="5A83C219"/>
    <w:rsid w:val="5F55320A"/>
    <w:rsid w:val="6321A970"/>
    <w:rsid w:val="655A4970"/>
    <w:rsid w:val="666C4BEA"/>
    <w:rsid w:val="670DA661"/>
    <w:rsid w:val="68D2EA69"/>
    <w:rsid w:val="692F314E"/>
    <w:rsid w:val="6B730ED7"/>
    <w:rsid w:val="6E4AA2F1"/>
    <w:rsid w:val="6F25CBDA"/>
    <w:rsid w:val="6F58A7DD"/>
    <w:rsid w:val="700E6AB2"/>
    <w:rsid w:val="71B72A3C"/>
    <w:rsid w:val="73422476"/>
    <w:rsid w:val="73984708"/>
    <w:rsid w:val="7485EC6D"/>
    <w:rsid w:val="7615AC07"/>
    <w:rsid w:val="7752B55D"/>
    <w:rsid w:val="79210D1D"/>
    <w:rsid w:val="7B32D283"/>
    <w:rsid w:val="7B6BEF69"/>
    <w:rsid w:val="7FE1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A970"/>
  <w15:chartTrackingRefBased/>
  <w15:docId w15:val="{2BE2C556-90C4-4511-A761-31EAE62D57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A7C51D"/>
    <w:pPr>
      <w:spacing/>
      <w:ind w:left="720"/>
      <w:contextualSpacing/>
    </w:pPr>
  </w:style>
  <w:style w:type="character" w:styleId="Hyperlink">
    <w:uiPriority w:val="99"/>
    <w:name w:val="Hyperlink"/>
    <w:basedOn w:val="DefaultParagraphFont"/>
    <w:unhideWhenUsed/>
    <w:rsid w:val="59BC0BC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b556fae6e346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6875EA08076344AE360E2188D80755" ma:contentTypeVersion="22" ma:contentTypeDescription="Create a new document." ma:contentTypeScope="" ma:versionID="97b048d8d0bbf75c8b837ec04ced9e00">
  <xsd:schema xmlns:xsd="http://www.w3.org/2001/XMLSchema" xmlns:xs="http://www.w3.org/2001/XMLSchema" xmlns:p="http://schemas.microsoft.com/office/2006/metadata/properties" xmlns:ns2="f31608ce-5c54-4aa3-8285-bcfae0cb2d42" xmlns:ns3="6d5844b5-2eb6-442a-941b-18a6d53d2d7f" xmlns:ns4="97c2a25c-25db-4634-b347-87ab0af10b27" targetNamespace="http://schemas.microsoft.com/office/2006/metadata/properties" ma:root="true" ma:fieldsID="5d640484f2cdb6baac0e008c119a4a77" ns2:_="" ns3:_="" ns4:_="">
    <xsd:import namespace="f31608ce-5c54-4aa3-8285-bcfae0cb2d42"/>
    <xsd:import namespace="6d5844b5-2eb6-442a-941b-18a6d53d2d7f"/>
    <xsd:import namespace="97c2a25c-25db-4634-b347-87ab0af10b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608ce-5c54-4aa3-8285-bcfae0cb2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ec48df8-e8cc-4a73-a73e-519b29584a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5844b5-2eb6-442a-941b-18a6d53d2d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c2a25c-25db-4634-b347-87ab0af10b2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3f22860-acce-479c-9b04-648b79e5e6a3}" ma:internalName="TaxCatchAll" ma:showField="CatchAllData" ma:web="6d5844b5-2eb6-442a-941b-18a6d53d2d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c2a25c-25db-4634-b347-87ab0af10b27" xsi:nil="true"/>
    <lcf76f155ced4ddcb4097134ff3c332f xmlns="f31608ce-5c54-4aa3-8285-bcfae0cb2d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F2E8FA-917E-4CE1-A6D9-7ACA856E0897}"/>
</file>

<file path=customXml/itemProps2.xml><?xml version="1.0" encoding="utf-8"?>
<ds:datastoreItem xmlns:ds="http://schemas.openxmlformats.org/officeDocument/2006/customXml" ds:itemID="{19D325D6-CADE-4A58-AAB5-F1E1E269542A}"/>
</file>

<file path=customXml/itemProps3.xml><?xml version="1.0" encoding="utf-8"?>
<ds:datastoreItem xmlns:ds="http://schemas.openxmlformats.org/officeDocument/2006/customXml" ds:itemID="{093EB3B1-4486-40B0-A9FA-48784774BE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Wallace, Sarah</dc:creator>
  <keywords/>
  <dc:description/>
  <lastModifiedBy>Wallace, Sarah</lastModifiedBy>
  <dcterms:created xsi:type="dcterms:W3CDTF">2025-05-14T19:03:24.0000000Z</dcterms:created>
  <dcterms:modified xsi:type="dcterms:W3CDTF">2025-05-28T16:54:26.0774547Z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0x0101003D6875EA08076344AE360E2188D80755</vt:lpwstr>
  </property>
  <property fmtid="{D5CDD505-2E9C-101B-9397-08002B2CF9AE}" pid="3" name="MediaServiceImageTags">
    <vt:lpwstr/>
  </property>
</Properties>
</file>